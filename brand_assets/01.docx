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1D9E03" w14:textId="77777777" w:rsidR="00092665" w:rsidRPr="00092665" w:rsidRDefault="00092665" w:rsidP="00092665">
      <w:pPr>
        <w:rPr>
          <w:b/>
          <w:bCs/>
        </w:rPr>
      </w:pPr>
      <w:r w:rsidRPr="00092665">
        <w:rPr>
          <w:b/>
          <w:bCs/>
        </w:rPr>
        <w:t>01 · INTRODUCTION</w:t>
      </w:r>
    </w:p>
    <w:p w14:paraId="4943C68F" w14:textId="77777777" w:rsidR="00092665" w:rsidRPr="00092665" w:rsidRDefault="00092665" w:rsidP="00092665">
      <w:r w:rsidRPr="00092665">
        <w:rPr>
          <w:i/>
          <w:iCs/>
        </w:rPr>
        <w:t xml:space="preserve">Τι είναι αυτό το </w:t>
      </w:r>
      <w:proofErr w:type="spellStart"/>
      <w:r w:rsidRPr="00092665">
        <w:rPr>
          <w:i/>
          <w:iCs/>
        </w:rPr>
        <w:t>document</w:t>
      </w:r>
      <w:proofErr w:type="spellEnd"/>
    </w:p>
    <w:p w14:paraId="48254440" w14:textId="77777777" w:rsidR="00092665" w:rsidRPr="00092665" w:rsidRDefault="00092665" w:rsidP="00092665">
      <w:pPr>
        <w:rPr>
          <w:lang w:val="en-US"/>
        </w:rPr>
      </w:pPr>
      <w:r w:rsidRPr="00092665">
        <w:rPr>
          <w:lang w:val="en-US"/>
        </w:rPr>
        <w:t>"This is the Cerovia Systems Brand Identity Guide. It tells you who we are, what we stand for, how we talk and how we look — whenever and wherever Cerovia shows up in the world."</w:t>
      </w:r>
    </w:p>
    <w:p w14:paraId="58B81F18" w14:textId="77777777" w:rsidR="00092665" w:rsidRPr="00092665" w:rsidRDefault="00092665" w:rsidP="00092665">
      <w:r w:rsidRPr="00092665">
        <w:pict w14:anchorId="08ED3AB1">
          <v:rect id="_x0000_i1079" style="width:0;height:1.5pt" o:hralign="center" o:hrstd="t" o:hr="t" fillcolor="#a0a0a0" stroked="f"/>
        </w:pict>
      </w:r>
    </w:p>
    <w:p w14:paraId="2A8DBF60" w14:textId="77777777" w:rsidR="00092665" w:rsidRPr="00092665" w:rsidRDefault="00092665" w:rsidP="00092665">
      <w:pPr>
        <w:rPr>
          <w:b/>
          <w:bCs/>
        </w:rPr>
      </w:pPr>
      <w:r w:rsidRPr="00092665">
        <w:rPr>
          <w:b/>
          <w:bCs/>
        </w:rPr>
        <w:t>02 · OUR STORY</w:t>
      </w:r>
    </w:p>
    <w:p w14:paraId="1AF38FAF" w14:textId="77777777" w:rsidR="00092665" w:rsidRPr="00092665" w:rsidRDefault="00092665" w:rsidP="00092665">
      <w:r w:rsidRPr="00092665">
        <w:rPr>
          <w:b/>
          <w:bCs/>
        </w:rPr>
        <w:t>Mission:</w:t>
      </w:r>
    </w:p>
    <w:p w14:paraId="0CDBDCD5" w14:textId="77777777" w:rsidR="00092665" w:rsidRPr="00092665" w:rsidRDefault="00092665" w:rsidP="00092665">
      <w:r w:rsidRPr="00092665">
        <w:t xml:space="preserve">"Χτίζουμε αυτόνομες ρομποτικές πλατφόρμες </w:t>
      </w:r>
      <w:proofErr w:type="spellStart"/>
      <w:r w:rsidRPr="00092665">
        <w:t>προσβάσιμες</w:t>
      </w:r>
      <w:proofErr w:type="spellEnd"/>
      <w:r w:rsidRPr="00092665">
        <w:t xml:space="preserve"> σε κάθε μικρομεσαίο αγρότη — απαλλάσσοντάς τον από χημικά και μειώνοντας τα κόστη του."</w:t>
      </w:r>
    </w:p>
    <w:p w14:paraId="69B389F4" w14:textId="77777777" w:rsidR="00092665" w:rsidRPr="00092665" w:rsidRDefault="00092665" w:rsidP="00092665">
      <w:proofErr w:type="spellStart"/>
      <w:r w:rsidRPr="00092665">
        <w:rPr>
          <w:b/>
          <w:bCs/>
        </w:rPr>
        <w:t>Vision</w:t>
      </w:r>
      <w:proofErr w:type="spellEnd"/>
      <w:r w:rsidRPr="00092665">
        <w:rPr>
          <w:b/>
          <w:bCs/>
        </w:rPr>
        <w:t>:</w:t>
      </w:r>
    </w:p>
    <w:p w14:paraId="27C046C9" w14:textId="77777777" w:rsidR="00092665" w:rsidRPr="00092665" w:rsidRDefault="00092665" w:rsidP="00092665">
      <w:r w:rsidRPr="00092665">
        <w:t xml:space="preserve">"Να γίνουμε το </w:t>
      </w:r>
      <w:proofErr w:type="spellStart"/>
      <w:r w:rsidRPr="00092665">
        <w:t>standard</w:t>
      </w:r>
      <w:proofErr w:type="spellEnd"/>
      <w:r w:rsidRPr="00092665">
        <w:t xml:space="preserve"> της νέας γενιάς γεωργίας στην Ευρώπη — αποδεικνύοντας ότι η τεχνολογία αιχμής δεν ανήκει μόνο στις μεγάλες εκμεταλλεύσεις."</w:t>
      </w:r>
    </w:p>
    <w:p w14:paraId="16684B23" w14:textId="77777777" w:rsidR="00092665" w:rsidRPr="00092665" w:rsidRDefault="00092665" w:rsidP="00092665">
      <w:proofErr w:type="spellStart"/>
      <w:r w:rsidRPr="00092665">
        <w:rPr>
          <w:b/>
          <w:bCs/>
        </w:rPr>
        <w:t>Tagline</w:t>
      </w:r>
      <w:proofErr w:type="spellEnd"/>
      <w:r w:rsidRPr="00092665">
        <w:t xml:space="preserve"> (το κρατάς πάντα στα αγγλικά, είναι δυνατότερο):</w:t>
      </w:r>
    </w:p>
    <w:p w14:paraId="3A174772" w14:textId="77777777" w:rsidR="00092665" w:rsidRPr="00092665" w:rsidRDefault="00092665" w:rsidP="00092665">
      <w:pPr>
        <w:rPr>
          <w:lang w:val="en-US"/>
        </w:rPr>
      </w:pPr>
      <w:r w:rsidRPr="00092665">
        <w:rPr>
          <w:i/>
          <w:iCs/>
          <w:lang w:val="en-US"/>
        </w:rPr>
        <w:t>"We aren't just building a robot — we are engineering the next generation of farming."</w:t>
      </w:r>
    </w:p>
    <w:p w14:paraId="2A1CB011" w14:textId="77777777" w:rsidR="00092665" w:rsidRPr="00092665" w:rsidRDefault="00092665" w:rsidP="00092665">
      <w:r w:rsidRPr="00092665">
        <w:pict w14:anchorId="0FF14244">
          <v:rect id="_x0000_i1080" style="width:0;height:1.5pt" o:hralign="center" o:hrstd="t" o:hr="t" fillcolor="#a0a0a0" stroked="f"/>
        </w:pict>
      </w:r>
    </w:p>
    <w:p w14:paraId="299B32E0" w14:textId="77777777" w:rsidR="00092665" w:rsidRPr="00092665" w:rsidRDefault="00092665" w:rsidP="00092665">
      <w:pPr>
        <w:rPr>
          <w:b/>
          <w:bCs/>
        </w:rPr>
      </w:pPr>
      <w:r w:rsidRPr="00092665">
        <w:rPr>
          <w:b/>
          <w:bCs/>
        </w:rPr>
        <w:t>03 · BRAND VALUES</w:t>
      </w:r>
    </w:p>
    <w:p w14:paraId="41FB85C7" w14:textId="77777777" w:rsidR="00092665" w:rsidRPr="00092665" w:rsidRDefault="00092665" w:rsidP="00092665">
      <w:r w:rsidRPr="00092665">
        <w:rPr>
          <w:b/>
          <w:bCs/>
        </w:rPr>
        <w:t>Προσβασιμότητα</w:t>
      </w:r>
      <w:r w:rsidRPr="00092665">
        <w:t xml:space="preserve"> Η τεχνολογία αιχμής δεν είναι προνόμιο των μεγάλων. Σχεδιάζουμε για τον αγρότη με 80 στρέμματα, όχι για τον με 8.000.</w:t>
      </w:r>
    </w:p>
    <w:p w14:paraId="69480B4B" w14:textId="77777777" w:rsidR="00092665" w:rsidRPr="00092665" w:rsidRDefault="00092665" w:rsidP="00092665">
      <w:r w:rsidRPr="00092665">
        <w:rPr>
          <w:b/>
          <w:bCs/>
        </w:rPr>
        <w:t>Σεβασμός στη γη</w:t>
      </w:r>
      <w:r w:rsidRPr="00092665">
        <w:t xml:space="preserve"> Δεν χτίζουμε τεχνολογία παρά τη φύση — χτίζουμε για αυτήν. Κάθε απόφασή μας ξεκινά από αυτή την αρχή.</w:t>
      </w:r>
    </w:p>
    <w:p w14:paraId="0BE61A96" w14:textId="77777777" w:rsidR="00092665" w:rsidRPr="00092665" w:rsidRDefault="00092665" w:rsidP="00092665">
      <w:r w:rsidRPr="00092665">
        <w:rPr>
          <w:b/>
          <w:bCs/>
        </w:rPr>
        <w:t>Πρακτική καινοτομία</w:t>
      </w:r>
      <w:r w:rsidRPr="00092665">
        <w:t xml:space="preserve"> Δεν καινοτομούμε για το θέαμα. Καινοτομούμε για να λύσουμε ένα πραγματικό πρόβλημα σε ένα πραγματικό χωράφι.</w:t>
      </w:r>
    </w:p>
    <w:p w14:paraId="159693E8" w14:textId="77777777" w:rsidR="00092665" w:rsidRPr="00092665" w:rsidRDefault="00092665" w:rsidP="00092665">
      <w:r w:rsidRPr="00092665">
        <w:pict w14:anchorId="3587D364">
          <v:rect id="_x0000_i1081" style="width:0;height:1.5pt" o:hralign="center" o:hrstd="t" o:hr="t" fillcolor="#a0a0a0" stroked="f"/>
        </w:pict>
      </w:r>
    </w:p>
    <w:p w14:paraId="4CB4F396" w14:textId="77777777" w:rsidR="00092665" w:rsidRPr="00092665" w:rsidRDefault="00092665" w:rsidP="00092665">
      <w:pPr>
        <w:rPr>
          <w:b/>
          <w:bCs/>
        </w:rPr>
      </w:pPr>
      <w:r w:rsidRPr="00092665">
        <w:rPr>
          <w:b/>
          <w:bCs/>
        </w:rPr>
        <w:t>04 · BRAND PERSONALITY</w:t>
      </w:r>
    </w:p>
    <w:p w14:paraId="54F1A632" w14:textId="77777777" w:rsidR="00092665" w:rsidRPr="00092665" w:rsidRDefault="00092665" w:rsidP="00092665">
      <w:r w:rsidRPr="00092665">
        <w:t xml:space="preserve">Η </w:t>
      </w:r>
      <w:proofErr w:type="spellStart"/>
      <w:r w:rsidRPr="00092665">
        <w:t>Cerovia</w:t>
      </w:r>
      <w:proofErr w:type="spellEnd"/>
      <w:r w:rsidRPr="00092665">
        <w:t xml:space="preserve"> είναι </w:t>
      </w:r>
      <w:r w:rsidRPr="00092665">
        <w:rPr>
          <w:b/>
          <w:bCs/>
        </w:rPr>
        <w:t>έξυπνη, άμεση και χωρίς φιγούρες.</w:t>
      </w:r>
    </w:p>
    <w:p w14:paraId="5581AACC" w14:textId="77777777" w:rsidR="00092665" w:rsidRPr="00092665" w:rsidRDefault="00092665" w:rsidP="00092665">
      <w:r w:rsidRPr="00092665">
        <w:t xml:space="preserve">Φαντάσου έναν νέο μηχανικό που μεγάλωσε σε αγροτική οικογένεια. Καταλαβαίνει και τον αγρότη και την τεχνολογία. Δεν μιλάει με </w:t>
      </w:r>
      <w:proofErr w:type="spellStart"/>
      <w:r w:rsidRPr="00092665">
        <w:t>buzzwords</w:t>
      </w:r>
      <w:proofErr w:type="spellEnd"/>
      <w:r w:rsidRPr="00092665">
        <w:t>, δεν υπόσχεται πράγματα που δεν μπορεί να κάνει, και δεν "πουλάει όνειρα" — δείχνει αριθμούς.</w:t>
      </w:r>
    </w:p>
    <w:p w14:paraId="6A823DC2" w14:textId="77777777" w:rsidR="00092665" w:rsidRPr="00092665" w:rsidRDefault="00092665" w:rsidP="00092665">
      <w:r w:rsidRPr="00092665">
        <w:rPr>
          <w:b/>
          <w:bCs/>
        </w:rPr>
        <w:t>Είναι πάντα:</w:t>
      </w:r>
      <w:r w:rsidRPr="00092665">
        <w:t xml:space="preserve"> Ξεκάθαρη · Αξιόπιστη · Φιλόδοξη </w:t>
      </w:r>
      <w:r w:rsidRPr="00092665">
        <w:rPr>
          <w:b/>
          <w:bCs/>
        </w:rPr>
        <w:t>Δεν είναι ποτέ:</w:t>
      </w:r>
      <w:r w:rsidRPr="00092665">
        <w:t xml:space="preserve"> Αλαζονική · </w:t>
      </w:r>
      <w:proofErr w:type="spellStart"/>
      <w:r w:rsidRPr="00092665">
        <w:t>Υπερτεχνική</w:t>
      </w:r>
      <w:proofErr w:type="spellEnd"/>
      <w:r w:rsidRPr="00092665">
        <w:t xml:space="preserve"> · Απρόσιτη</w:t>
      </w:r>
    </w:p>
    <w:p w14:paraId="218819AA" w14:textId="77777777" w:rsidR="00092665" w:rsidRPr="00092665" w:rsidRDefault="00092665" w:rsidP="00092665">
      <w:r w:rsidRPr="00092665">
        <w:pict w14:anchorId="36C56F02">
          <v:rect id="_x0000_i1082" style="width:0;height:1.5pt" o:hralign="center" o:hrstd="t" o:hr="t" fillcolor="#a0a0a0" stroked="f"/>
        </w:pict>
      </w:r>
    </w:p>
    <w:p w14:paraId="7D4D4E98" w14:textId="77777777" w:rsidR="00092665" w:rsidRPr="00092665" w:rsidRDefault="00092665" w:rsidP="00092665">
      <w:pPr>
        <w:rPr>
          <w:b/>
          <w:bCs/>
        </w:rPr>
      </w:pPr>
      <w:r w:rsidRPr="00092665">
        <w:rPr>
          <w:b/>
          <w:bCs/>
        </w:rPr>
        <w:t>05 · VOICE &amp; TONE</w:t>
      </w:r>
    </w:p>
    <w:p w14:paraId="19CD1422" w14:textId="77777777" w:rsidR="00092665" w:rsidRPr="00092665" w:rsidRDefault="00092665" w:rsidP="00092665">
      <w:r w:rsidRPr="00092665">
        <w:t xml:space="preserve">Αυτή είναι η πιο χρήσιμη ενότητα για </w:t>
      </w:r>
      <w:proofErr w:type="spellStart"/>
      <w:r w:rsidRPr="00092665">
        <w:t>social</w:t>
      </w:r>
      <w:proofErr w:type="spellEnd"/>
      <w:r w:rsidRPr="00092665">
        <w:t xml:space="preserve"> </w:t>
      </w:r>
      <w:proofErr w:type="spellStart"/>
      <w:r w:rsidRPr="00092665">
        <w:t>media</w:t>
      </w:r>
      <w:proofErr w:type="spellEnd"/>
      <w:r w:rsidRPr="00092665">
        <w:t xml:space="preserve"> και </w:t>
      </w:r>
      <w:proofErr w:type="spellStart"/>
      <w:r w:rsidRPr="00092665">
        <w:t>website</w:t>
      </w:r>
      <w:proofErr w:type="spellEnd"/>
      <w:r w:rsidRPr="00092665">
        <w:t xml:space="preserve"> </w:t>
      </w:r>
      <w:proofErr w:type="spellStart"/>
      <w:r w:rsidRPr="00092665">
        <w:t>copy</w:t>
      </w:r>
      <w:proofErr w:type="spellEnd"/>
      <w:r w:rsidRPr="00092665">
        <w:t>.</w:t>
      </w:r>
    </w:p>
    <w:p w14:paraId="6B8A1A04" w14:textId="77777777" w:rsidR="00092665" w:rsidRPr="00092665" w:rsidRDefault="00092665" w:rsidP="00092665">
      <w:r w:rsidRPr="00092665">
        <w:rPr>
          <w:b/>
          <w:bCs/>
        </w:rPr>
        <w:lastRenderedPageBreak/>
        <w:t>Γράφουμε έτσι:</w:t>
      </w:r>
    </w:p>
    <w:p w14:paraId="2C14F81A" w14:textId="77777777" w:rsidR="00092665" w:rsidRPr="00092665" w:rsidRDefault="00092665" w:rsidP="00092665">
      <w:pPr>
        <w:numPr>
          <w:ilvl w:val="0"/>
          <w:numId w:val="1"/>
        </w:numPr>
      </w:pPr>
      <w:r w:rsidRPr="00092665">
        <w:t>Σύντομες προτάσεις. Το νόημα πρώτα.</w:t>
      </w:r>
    </w:p>
    <w:p w14:paraId="3B7EBF9C" w14:textId="77777777" w:rsidR="00092665" w:rsidRPr="00092665" w:rsidRDefault="00092665" w:rsidP="00092665">
      <w:pPr>
        <w:numPr>
          <w:ilvl w:val="0"/>
          <w:numId w:val="1"/>
        </w:numPr>
      </w:pPr>
      <w:r w:rsidRPr="00092665">
        <w:t>Μιλάμε στον αγρότη απευθείας: "εσύ", "το χωράφι σου", "τα κόστη σου"</w:t>
      </w:r>
    </w:p>
    <w:p w14:paraId="08898610" w14:textId="77777777" w:rsidR="00092665" w:rsidRPr="00092665" w:rsidRDefault="00092665" w:rsidP="00092665">
      <w:pPr>
        <w:numPr>
          <w:ilvl w:val="0"/>
          <w:numId w:val="1"/>
        </w:numPr>
      </w:pPr>
      <w:r w:rsidRPr="00092665">
        <w:t>Αριθμοί αντί για επίθετα: "€500/στρέμμα" αντί για "σημαντικό κόστος"</w:t>
      </w:r>
    </w:p>
    <w:p w14:paraId="1EE8C4BE" w14:textId="77777777" w:rsidR="00092665" w:rsidRPr="00092665" w:rsidRDefault="00092665" w:rsidP="00092665">
      <w:pPr>
        <w:numPr>
          <w:ilvl w:val="0"/>
          <w:numId w:val="1"/>
        </w:numPr>
      </w:pPr>
      <w:r w:rsidRPr="00092665">
        <w:t>Αγγλικά για τεχνικούς όρους (</w:t>
      </w:r>
      <w:proofErr w:type="spellStart"/>
      <w:r w:rsidRPr="00092665">
        <w:t>laser</w:t>
      </w:r>
      <w:proofErr w:type="spellEnd"/>
      <w:r w:rsidRPr="00092665">
        <w:t xml:space="preserve">, AI, </w:t>
      </w:r>
      <w:proofErr w:type="spellStart"/>
      <w:r w:rsidRPr="00092665">
        <w:t>rover</w:t>
      </w:r>
      <w:proofErr w:type="spellEnd"/>
      <w:r w:rsidRPr="00092665">
        <w:t>) — δεν τα μεταφράζουμε</w:t>
      </w:r>
    </w:p>
    <w:p w14:paraId="62D077F3" w14:textId="77777777" w:rsidR="00092665" w:rsidRPr="00092665" w:rsidRDefault="00092665" w:rsidP="00092665">
      <w:r w:rsidRPr="00092665">
        <w:rPr>
          <w:b/>
          <w:bCs/>
        </w:rPr>
        <w:t>Δεν γράφουμε έτσι:</w:t>
      </w:r>
    </w:p>
    <w:p w14:paraId="729697B1" w14:textId="77777777" w:rsidR="00092665" w:rsidRPr="00092665" w:rsidRDefault="00092665" w:rsidP="00092665">
      <w:pPr>
        <w:numPr>
          <w:ilvl w:val="0"/>
          <w:numId w:val="2"/>
        </w:numPr>
      </w:pPr>
      <w:del w:id="0" w:author="Unknown">
        <w:r w:rsidRPr="00092665">
          <w:delText>"Καινοτόμες λύσεις αιχμής για τη σύγχρονη γεωργία"</w:delText>
        </w:r>
      </w:del>
      <w:r w:rsidRPr="00092665">
        <w:t xml:space="preserve"> → κενό</w:t>
      </w:r>
    </w:p>
    <w:p w14:paraId="16464927" w14:textId="77777777" w:rsidR="00092665" w:rsidRPr="00092665" w:rsidRDefault="00092665" w:rsidP="00092665">
      <w:pPr>
        <w:numPr>
          <w:ilvl w:val="0"/>
          <w:numId w:val="2"/>
        </w:numPr>
      </w:pPr>
      <w:del w:id="1" w:author="Unknown">
        <w:r w:rsidRPr="00092665">
          <w:delText>"State-of-the-art autonomous platform"</w:delText>
        </w:r>
      </w:del>
      <w:r w:rsidRPr="00092665">
        <w:t xml:space="preserve"> → για επενδυτές, όχι αγρότες</w:t>
      </w:r>
    </w:p>
    <w:p w14:paraId="21712DB8" w14:textId="77777777" w:rsidR="00092665" w:rsidRPr="00092665" w:rsidRDefault="00092665" w:rsidP="00092665">
      <w:pPr>
        <w:numPr>
          <w:ilvl w:val="0"/>
          <w:numId w:val="2"/>
        </w:numPr>
      </w:pPr>
      <w:del w:id="2" w:author="Unknown">
        <w:r w:rsidRPr="00092665">
          <w:delText>"Είμαστε στην αγορά για να αλλάξουμε τα πάντα"</w:delText>
        </w:r>
      </w:del>
      <w:r w:rsidRPr="00092665">
        <w:t xml:space="preserve"> → αλαζονεία</w:t>
      </w:r>
    </w:p>
    <w:p w14:paraId="0DF3A970" w14:textId="77777777" w:rsidR="00092665" w:rsidRPr="00092665" w:rsidRDefault="00092665" w:rsidP="00092665">
      <w:r w:rsidRPr="00092665">
        <w:rPr>
          <w:b/>
          <w:bCs/>
        </w:rPr>
        <w:t>Παραδείγματα: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00"/>
        <w:gridCol w:w="4405"/>
      </w:tblGrid>
      <w:tr w:rsidR="00092665" w:rsidRPr="00092665" w14:paraId="563BB39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B7ED00" w14:textId="77777777" w:rsidR="00092665" w:rsidRPr="00092665" w:rsidRDefault="00092665" w:rsidP="00092665">
            <w:pPr>
              <w:rPr>
                <w:b/>
                <w:bCs/>
              </w:rPr>
            </w:pPr>
            <w:r w:rsidRPr="00092665">
              <w:rPr>
                <w:rFonts w:ascii="Segoe UI Emoji" w:hAnsi="Segoe UI Emoji" w:cs="Segoe UI Emoji"/>
                <w:b/>
                <w:bCs/>
              </w:rPr>
              <w:t>❌</w:t>
            </w:r>
            <w:r w:rsidRPr="00092665">
              <w:rPr>
                <w:b/>
                <w:bCs/>
              </w:rPr>
              <w:t xml:space="preserve"> Μην γράφεις</w:t>
            </w:r>
          </w:p>
        </w:tc>
        <w:tc>
          <w:tcPr>
            <w:tcW w:w="0" w:type="auto"/>
            <w:vAlign w:val="center"/>
            <w:hideMark/>
          </w:tcPr>
          <w:p w14:paraId="460C057F" w14:textId="77777777" w:rsidR="00092665" w:rsidRPr="00092665" w:rsidRDefault="00092665" w:rsidP="00092665">
            <w:pPr>
              <w:rPr>
                <w:b/>
                <w:bCs/>
              </w:rPr>
            </w:pPr>
            <w:r w:rsidRPr="00092665">
              <w:rPr>
                <w:rFonts w:ascii="Segoe UI Emoji" w:hAnsi="Segoe UI Emoji" w:cs="Segoe UI Emoji"/>
                <w:b/>
                <w:bCs/>
              </w:rPr>
              <w:t>✅</w:t>
            </w:r>
            <w:r w:rsidRPr="00092665">
              <w:rPr>
                <w:b/>
                <w:bCs/>
              </w:rPr>
              <w:t xml:space="preserve"> Γράψε αντί</w:t>
            </w:r>
          </w:p>
        </w:tc>
      </w:tr>
      <w:tr w:rsidR="00092665" w:rsidRPr="00092665" w14:paraId="7F9B8C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64F175" w14:textId="77777777" w:rsidR="00092665" w:rsidRPr="00092665" w:rsidRDefault="00092665" w:rsidP="00092665">
            <w:r w:rsidRPr="00092665">
              <w:t xml:space="preserve">"Προηγμένη τεχνολογία </w:t>
            </w:r>
            <w:proofErr w:type="spellStart"/>
            <w:r w:rsidRPr="00092665">
              <w:t>laser</w:t>
            </w:r>
            <w:proofErr w:type="spellEnd"/>
            <w:r w:rsidRPr="00092665">
              <w:t>"</w:t>
            </w:r>
          </w:p>
        </w:tc>
        <w:tc>
          <w:tcPr>
            <w:tcW w:w="0" w:type="auto"/>
            <w:vAlign w:val="center"/>
            <w:hideMark/>
          </w:tcPr>
          <w:p w14:paraId="7A8FF449" w14:textId="77777777" w:rsidR="00092665" w:rsidRPr="00092665" w:rsidRDefault="00092665" w:rsidP="00092665">
            <w:r w:rsidRPr="00092665">
              <w:t>"</w:t>
            </w:r>
            <w:proofErr w:type="spellStart"/>
            <w:r w:rsidRPr="00092665">
              <w:t>Laser</w:t>
            </w:r>
            <w:proofErr w:type="spellEnd"/>
            <w:r w:rsidRPr="00092665">
              <w:t xml:space="preserve"> που σκοτώνει ζιζάνια, όχι καλλιέργειες"</w:t>
            </w:r>
          </w:p>
        </w:tc>
      </w:tr>
      <w:tr w:rsidR="00092665" w:rsidRPr="00092665" w14:paraId="259D83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5ABDC1" w14:textId="77777777" w:rsidR="00092665" w:rsidRPr="00092665" w:rsidRDefault="00092665" w:rsidP="00092665">
            <w:r w:rsidRPr="00092665">
              <w:t>"Μειώστε το κόστος εισροών"</w:t>
            </w:r>
          </w:p>
        </w:tc>
        <w:tc>
          <w:tcPr>
            <w:tcW w:w="0" w:type="auto"/>
            <w:vAlign w:val="center"/>
            <w:hideMark/>
          </w:tcPr>
          <w:p w14:paraId="6D2E55C6" w14:textId="77777777" w:rsidR="00092665" w:rsidRPr="00092665" w:rsidRDefault="00092665" w:rsidP="00092665">
            <w:r w:rsidRPr="00092665">
              <w:t>"€500 λιγότερα ανά στρέμμα κάθε χρόνο"</w:t>
            </w:r>
          </w:p>
        </w:tc>
      </w:tr>
      <w:tr w:rsidR="00092665" w:rsidRPr="00092665" w14:paraId="53D337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D4D357" w14:textId="77777777" w:rsidR="00092665" w:rsidRPr="00092665" w:rsidRDefault="00092665" w:rsidP="00092665">
            <w:r w:rsidRPr="00092665">
              <w:t>"</w:t>
            </w:r>
            <w:proofErr w:type="spellStart"/>
            <w:r w:rsidRPr="00092665">
              <w:t>Autonomous</w:t>
            </w:r>
            <w:proofErr w:type="spellEnd"/>
            <w:r w:rsidRPr="00092665">
              <w:t xml:space="preserve"> </w:t>
            </w:r>
            <w:proofErr w:type="spellStart"/>
            <w:r w:rsidRPr="00092665">
              <w:t>precision</w:t>
            </w:r>
            <w:proofErr w:type="spellEnd"/>
            <w:r w:rsidRPr="00092665">
              <w:t xml:space="preserve"> </w:t>
            </w:r>
            <w:proofErr w:type="spellStart"/>
            <w:r w:rsidRPr="00092665">
              <w:t>system</w:t>
            </w:r>
            <w:proofErr w:type="spellEnd"/>
            <w:r w:rsidRPr="00092665">
              <w:t>"</w:t>
            </w:r>
          </w:p>
        </w:tc>
        <w:tc>
          <w:tcPr>
            <w:tcW w:w="0" w:type="auto"/>
            <w:vAlign w:val="center"/>
            <w:hideMark/>
          </w:tcPr>
          <w:p w14:paraId="4DBC81FA" w14:textId="77777777" w:rsidR="00092665" w:rsidRPr="00092665" w:rsidRDefault="00092665" w:rsidP="00092665">
            <w:r w:rsidRPr="00092665">
              <w:t>"Δουλεύει 24/7 ενώ εσύ κοιμάσαι"</w:t>
            </w:r>
          </w:p>
        </w:tc>
      </w:tr>
    </w:tbl>
    <w:p w14:paraId="690CACBC" w14:textId="77777777" w:rsidR="00092665" w:rsidRPr="00092665" w:rsidRDefault="00092665" w:rsidP="00092665">
      <w:r w:rsidRPr="00092665">
        <w:pict w14:anchorId="4F4064BC">
          <v:rect id="_x0000_i1083" style="width:0;height:1.5pt" o:hralign="center" o:hrstd="t" o:hr="t" fillcolor="#a0a0a0" stroked="f"/>
        </w:pict>
      </w:r>
    </w:p>
    <w:p w14:paraId="264B98EA" w14:textId="77777777" w:rsidR="00092665" w:rsidRPr="00092665" w:rsidRDefault="00092665" w:rsidP="00092665">
      <w:pPr>
        <w:rPr>
          <w:b/>
          <w:bCs/>
          <w:lang w:val="en-US"/>
        </w:rPr>
      </w:pPr>
      <w:r w:rsidRPr="00092665">
        <w:rPr>
          <w:b/>
          <w:bCs/>
          <w:lang w:val="en-US"/>
        </w:rPr>
        <w:t>06 · COLOR PALETTE</w:t>
      </w:r>
    </w:p>
    <w:p w14:paraId="3D362312" w14:textId="77777777" w:rsidR="00092665" w:rsidRPr="00092665" w:rsidRDefault="00092665" w:rsidP="00092665">
      <w:pPr>
        <w:rPr>
          <w:lang w:val="en-US"/>
        </w:rPr>
      </w:pPr>
      <w:r w:rsidRPr="00092665">
        <w:rPr>
          <w:b/>
          <w:bCs/>
          <w:lang w:val="en-US"/>
        </w:rPr>
        <w:t>Primary — Deep Navy</w:t>
      </w:r>
      <w:r w:rsidRPr="00092665">
        <w:rPr>
          <w:lang w:val="en-US"/>
        </w:rPr>
        <w:t xml:space="preserve"> #0A1628 </w:t>
      </w:r>
      <w:r w:rsidRPr="00092665">
        <w:t>Για</w:t>
      </w:r>
      <w:r w:rsidRPr="00092665">
        <w:rPr>
          <w:lang w:val="en-US"/>
        </w:rPr>
        <w:t xml:space="preserve"> </w:t>
      </w:r>
      <w:r w:rsidRPr="00092665">
        <w:t>τίτλους</w:t>
      </w:r>
      <w:r w:rsidRPr="00092665">
        <w:rPr>
          <w:lang w:val="en-US"/>
        </w:rPr>
        <w:t xml:space="preserve">, backgrounds, </w:t>
      </w:r>
      <w:r w:rsidRPr="00092665">
        <w:t>κύριο</w:t>
      </w:r>
      <w:r w:rsidRPr="00092665">
        <w:rPr>
          <w:lang w:val="en-US"/>
        </w:rPr>
        <w:t xml:space="preserve"> </w:t>
      </w:r>
      <w:r w:rsidRPr="00092665">
        <w:t>κείμενο</w:t>
      </w:r>
    </w:p>
    <w:p w14:paraId="60EC501D" w14:textId="77777777" w:rsidR="00092665" w:rsidRPr="00092665" w:rsidRDefault="00092665" w:rsidP="00092665">
      <w:pPr>
        <w:rPr>
          <w:lang w:val="en-US"/>
        </w:rPr>
      </w:pPr>
      <w:r w:rsidRPr="00092665">
        <w:rPr>
          <w:b/>
          <w:bCs/>
          <w:lang w:val="en-US"/>
        </w:rPr>
        <w:t>Primary — Forest Green</w:t>
      </w:r>
      <w:r w:rsidRPr="00092665">
        <w:rPr>
          <w:lang w:val="en-US"/>
        </w:rPr>
        <w:t xml:space="preserve"> #1B4D1E </w:t>
      </w:r>
      <w:r w:rsidRPr="00092665">
        <w:t>Για</w:t>
      </w:r>
      <w:r w:rsidRPr="00092665">
        <w:rPr>
          <w:lang w:val="en-US"/>
        </w:rPr>
        <w:t xml:space="preserve"> CTAs, accents, highlights</w:t>
      </w:r>
    </w:p>
    <w:p w14:paraId="64CA5BEC" w14:textId="77777777" w:rsidR="00092665" w:rsidRPr="00092665" w:rsidRDefault="00092665" w:rsidP="00092665">
      <w:pPr>
        <w:rPr>
          <w:lang w:val="en-US"/>
        </w:rPr>
      </w:pPr>
      <w:r w:rsidRPr="00092665">
        <w:rPr>
          <w:b/>
          <w:bCs/>
          <w:lang w:val="en-US"/>
        </w:rPr>
        <w:t>Accent — Leaf Green</w:t>
      </w:r>
      <w:r w:rsidRPr="00092665">
        <w:rPr>
          <w:lang w:val="en-US"/>
        </w:rPr>
        <w:t xml:space="preserve"> #4CAF50 </w:t>
      </w:r>
      <w:r w:rsidRPr="00092665">
        <w:t>Για</w:t>
      </w:r>
      <w:r w:rsidRPr="00092665">
        <w:rPr>
          <w:lang w:val="en-US"/>
        </w:rPr>
        <w:t xml:space="preserve"> icons, badges, live elements</w:t>
      </w:r>
    </w:p>
    <w:p w14:paraId="42356272" w14:textId="77777777" w:rsidR="00092665" w:rsidRPr="00092665" w:rsidRDefault="00092665" w:rsidP="00092665">
      <w:pPr>
        <w:rPr>
          <w:lang w:val="en-US"/>
        </w:rPr>
      </w:pPr>
      <w:r w:rsidRPr="00092665">
        <w:rPr>
          <w:b/>
          <w:bCs/>
          <w:lang w:val="en-US"/>
        </w:rPr>
        <w:t>Light — Off White</w:t>
      </w:r>
      <w:r w:rsidRPr="00092665">
        <w:rPr>
          <w:lang w:val="en-US"/>
        </w:rPr>
        <w:t xml:space="preserve"> #F7F9F7 </w:t>
      </w:r>
      <w:r w:rsidRPr="00092665">
        <w:t>Για</w:t>
      </w:r>
      <w:r w:rsidRPr="00092665">
        <w:rPr>
          <w:lang w:val="en-US"/>
        </w:rPr>
        <w:t xml:space="preserve"> section backgrounds</w:t>
      </w:r>
    </w:p>
    <w:p w14:paraId="150E96F8" w14:textId="77777777" w:rsidR="00092665" w:rsidRPr="00092665" w:rsidRDefault="00092665" w:rsidP="00092665">
      <w:pPr>
        <w:rPr>
          <w:lang w:val="en-US"/>
        </w:rPr>
      </w:pPr>
      <w:r w:rsidRPr="00092665">
        <w:rPr>
          <w:b/>
          <w:bCs/>
          <w:lang w:val="en-US"/>
        </w:rPr>
        <w:t>Text — Charcoal</w:t>
      </w:r>
      <w:r w:rsidRPr="00092665">
        <w:rPr>
          <w:lang w:val="en-US"/>
        </w:rPr>
        <w:t xml:space="preserve"> #1A1A1A </w:t>
      </w:r>
      <w:r w:rsidRPr="00092665">
        <w:t>Για</w:t>
      </w:r>
      <w:r w:rsidRPr="00092665">
        <w:rPr>
          <w:lang w:val="en-US"/>
        </w:rPr>
        <w:t xml:space="preserve"> body text</w:t>
      </w:r>
    </w:p>
    <w:p w14:paraId="6BC25C9E" w14:textId="77777777" w:rsidR="00092665" w:rsidRPr="00092665" w:rsidRDefault="00092665" w:rsidP="00092665">
      <w:pPr>
        <w:rPr>
          <w:lang w:val="en-US"/>
        </w:rPr>
      </w:pPr>
      <w:r w:rsidRPr="00092665">
        <w:rPr>
          <w:b/>
          <w:bCs/>
          <w:lang w:val="en-US"/>
        </w:rPr>
        <w:t>Text — Muted</w:t>
      </w:r>
      <w:r w:rsidRPr="00092665">
        <w:rPr>
          <w:lang w:val="en-US"/>
        </w:rPr>
        <w:t xml:space="preserve"> #4A4A4A </w:t>
      </w:r>
      <w:r w:rsidRPr="00092665">
        <w:t>Για</w:t>
      </w:r>
      <w:r w:rsidRPr="00092665">
        <w:rPr>
          <w:lang w:val="en-US"/>
        </w:rPr>
        <w:t xml:space="preserve"> subtitles, captions</w:t>
      </w:r>
    </w:p>
    <w:p w14:paraId="1A67FFE7" w14:textId="77777777" w:rsidR="00092665" w:rsidRPr="00092665" w:rsidRDefault="00092665" w:rsidP="00092665">
      <w:r w:rsidRPr="00092665">
        <w:rPr>
          <w:rFonts w:ascii="Segoe UI Emoji" w:hAnsi="Segoe UI Emoji" w:cs="Segoe UI Emoji"/>
        </w:rPr>
        <w:t>⚠️</w:t>
      </w:r>
      <w:r w:rsidRPr="00092665">
        <w:t xml:space="preserve"> </w:t>
      </w:r>
      <w:r w:rsidRPr="00092665">
        <w:rPr>
          <w:b/>
          <w:bCs/>
        </w:rPr>
        <w:t>Σημείωση:</w:t>
      </w:r>
      <w:r w:rsidRPr="00092665">
        <w:t xml:space="preserve"> Τα χρώματα αυτά είναι εναρμονισμένα με το </w:t>
      </w:r>
      <w:proofErr w:type="spellStart"/>
      <w:r w:rsidRPr="00092665">
        <w:t>logo</w:t>
      </w:r>
      <w:proofErr w:type="spellEnd"/>
      <w:r w:rsidRPr="00092665">
        <w:t xml:space="preserve"> σου (</w:t>
      </w:r>
      <w:proofErr w:type="spellStart"/>
      <w:r w:rsidRPr="00092665">
        <w:t>navy</w:t>
      </w:r>
      <w:proofErr w:type="spellEnd"/>
      <w:r w:rsidRPr="00092665">
        <w:t xml:space="preserve"> + πράσινο). Χρησιμοποίησέ τα παντού — </w:t>
      </w:r>
      <w:proofErr w:type="spellStart"/>
      <w:r w:rsidRPr="00092665">
        <w:t>website</w:t>
      </w:r>
      <w:proofErr w:type="spellEnd"/>
      <w:r w:rsidRPr="00092665">
        <w:t xml:space="preserve">, </w:t>
      </w:r>
      <w:proofErr w:type="spellStart"/>
      <w:r w:rsidRPr="00092665">
        <w:t>social</w:t>
      </w:r>
      <w:proofErr w:type="spellEnd"/>
      <w:r w:rsidRPr="00092665">
        <w:t xml:space="preserve">, </w:t>
      </w:r>
      <w:proofErr w:type="spellStart"/>
      <w:r w:rsidRPr="00092665">
        <w:t>presentations</w:t>
      </w:r>
      <w:proofErr w:type="spellEnd"/>
      <w:r w:rsidRPr="00092665">
        <w:t xml:space="preserve"> — για συνέπεια.</w:t>
      </w:r>
    </w:p>
    <w:p w14:paraId="22D106FA" w14:textId="77777777" w:rsidR="00092665" w:rsidRPr="00092665" w:rsidRDefault="00092665" w:rsidP="00092665">
      <w:r w:rsidRPr="00092665">
        <w:pict w14:anchorId="7465654C">
          <v:rect id="_x0000_i1084" style="width:0;height:1.5pt" o:hralign="center" o:hrstd="t" o:hr="t" fillcolor="#a0a0a0" stroked="f"/>
        </w:pict>
      </w:r>
    </w:p>
    <w:p w14:paraId="4805784A" w14:textId="77777777" w:rsidR="00092665" w:rsidRPr="00092665" w:rsidRDefault="00092665" w:rsidP="00092665">
      <w:pPr>
        <w:rPr>
          <w:b/>
          <w:bCs/>
          <w:lang w:val="en-US"/>
        </w:rPr>
      </w:pPr>
      <w:r w:rsidRPr="00092665">
        <w:rPr>
          <w:b/>
          <w:bCs/>
          <w:lang w:val="en-US"/>
        </w:rPr>
        <w:t>07 · TYPOGRAPHY</w:t>
      </w:r>
    </w:p>
    <w:p w14:paraId="14E49610" w14:textId="77777777" w:rsidR="00092665" w:rsidRPr="00092665" w:rsidRDefault="00092665" w:rsidP="00092665">
      <w:pPr>
        <w:rPr>
          <w:lang w:val="en-US"/>
        </w:rPr>
      </w:pPr>
      <w:r w:rsidRPr="00092665">
        <w:rPr>
          <w:b/>
          <w:bCs/>
          <w:lang w:val="en-US"/>
        </w:rPr>
        <w:t>Primary Font: Inter</w:t>
      </w:r>
      <w:r w:rsidRPr="00092665">
        <w:rPr>
          <w:lang w:val="en-US"/>
        </w:rPr>
        <w:t xml:space="preserve"> (Google Fonts — </w:t>
      </w:r>
      <w:r w:rsidRPr="00092665">
        <w:t>δωρεάν</w:t>
      </w:r>
      <w:r w:rsidRPr="00092665">
        <w:rPr>
          <w:lang w:val="en-US"/>
        </w:rPr>
        <w:t xml:space="preserve">) </w:t>
      </w:r>
      <w:r w:rsidRPr="00092665">
        <w:t>Για</w:t>
      </w:r>
      <w:r w:rsidRPr="00092665">
        <w:rPr>
          <w:lang w:val="en-US"/>
        </w:rPr>
        <w:t xml:space="preserve"> website, digital, social media</w:t>
      </w:r>
    </w:p>
    <w:p w14:paraId="205D9BDC" w14:textId="77777777" w:rsidR="00092665" w:rsidRPr="00092665" w:rsidRDefault="00092665" w:rsidP="00092665">
      <w:pPr>
        <w:rPr>
          <w:lang w:val="en-US"/>
        </w:rPr>
      </w:pPr>
      <w:r w:rsidRPr="00092665">
        <w:rPr>
          <w:b/>
          <w:bCs/>
          <w:lang w:val="en-US"/>
        </w:rPr>
        <w:t>Secondary Font: Space Mono</w:t>
      </w:r>
      <w:r w:rsidRPr="00092665">
        <w:rPr>
          <w:lang w:val="en-US"/>
        </w:rPr>
        <w:t xml:space="preserve"> (Google Fonts — </w:t>
      </w:r>
      <w:r w:rsidRPr="00092665">
        <w:t>δωρεάν</w:t>
      </w:r>
      <w:r w:rsidRPr="00092665">
        <w:rPr>
          <w:lang w:val="en-US"/>
        </w:rPr>
        <w:t xml:space="preserve">) </w:t>
      </w:r>
      <w:r w:rsidRPr="00092665">
        <w:t>Για</w:t>
      </w:r>
      <w:r w:rsidRPr="00092665">
        <w:rPr>
          <w:lang w:val="en-US"/>
        </w:rPr>
        <w:t xml:space="preserve"> </w:t>
      </w:r>
      <w:r w:rsidRPr="00092665">
        <w:t>αριθμούς</w:t>
      </w:r>
      <w:r w:rsidRPr="00092665">
        <w:rPr>
          <w:lang w:val="en-US"/>
        </w:rPr>
        <w:t>, stats, specs, technical data</w:t>
      </w:r>
    </w:p>
    <w:p w14:paraId="42311BAA" w14:textId="77777777" w:rsidR="00092665" w:rsidRPr="00092665" w:rsidRDefault="00092665" w:rsidP="00092665">
      <w:r w:rsidRPr="00092665">
        <w:rPr>
          <w:b/>
          <w:bCs/>
        </w:rPr>
        <w:t>Ιεραρχία: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9"/>
        <w:gridCol w:w="1239"/>
        <w:gridCol w:w="934"/>
        <w:gridCol w:w="1390"/>
      </w:tblGrid>
      <w:tr w:rsidR="00092665" w:rsidRPr="00092665" w14:paraId="338D21C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FF334E" w14:textId="77777777" w:rsidR="00092665" w:rsidRPr="00092665" w:rsidRDefault="00092665" w:rsidP="00092665">
            <w:pPr>
              <w:rPr>
                <w:b/>
                <w:bCs/>
              </w:rPr>
            </w:pPr>
            <w:r w:rsidRPr="00092665">
              <w:rPr>
                <w:b/>
                <w:bCs/>
              </w:rPr>
              <w:lastRenderedPageBreak/>
              <w:t>Χρήση</w:t>
            </w:r>
          </w:p>
        </w:tc>
        <w:tc>
          <w:tcPr>
            <w:tcW w:w="0" w:type="auto"/>
            <w:vAlign w:val="center"/>
            <w:hideMark/>
          </w:tcPr>
          <w:p w14:paraId="09601C6B" w14:textId="77777777" w:rsidR="00092665" w:rsidRPr="00092665" w:rsidRDefault="00092665" w:rsidP="00092665">
            <w:pPr>
              <w:rPr>
                <w:b/>
                <w:bCs/>
              </w:rPr>
            </w:pPr>
            <w:proofErr w:type="spellStart"/>
            <w:r w:rsidRPr="00092665">
              <w:rPr>
                <w:b/>
                <w:bCs/>
              </w:rPr>
              <w:t>Font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2EE9B2" w14:textId="77777777" w:rsidR="00092665" w:rsidRPr="00092665" w:rsidRDefault="00092665" w:rsidP="00092665">
            <w:pPr>
              <w:rPr>
                <w:b/>
                <w:bCs/>
              </w:rPr>
            </w:pPr>
            <w:r w:rsidRPr="00092665">
              <w:rPr>
                <w:b/>
                <w:bCs/>
              </w:rPr>
              <w:t>Μέγεθος</w:t>
            </w:r>
          </w:p>
        </w:tc>
        <w:tc>
          <w:tcPr>
            <w:tcW w:w="0" w:type="auto"/>
            <w:vAlign w:val="center"/>
            <w:hideMark/>
          </w:tcPr>
          <w:p w14:paraId="6DC82DAC" w14:textId="77777777" w:rsidR="00092665" w:rsidRPr="00092665" w:rsidRDefault="00092665" w:rsidP="00092665">
            <w:pPr>
              <w:rPr>
                <w:b/>
                <w:bCs/>
              </w:rPr>
            </w:pPr>
            <w:proofErr w:type="spellStart"/>
            <w:r w:rsidRPr="00092665">
              <w:rPr>
                <w:b/>
                <w:bCs/>
              </w:rPr>
              <w:t>Weight</w:t>
            </w:r>
            <w:proofErr w:type="spellEnd"/>
          </w:p>
        </w:tc>
      </w:tr>
      <w:tr w:rsidR="00092665" w:rsidRPr="00092665" w14:paraId="65B7B3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55F110" w14:textId="77777777" w:rsidR="00092665" w:rsidRPr="00092665" w:rsidRDefault="00092665" w:rsidP="00092665">
            <w:proofErr w:type="spellStart"/>
            <w:r w:rsidRPr="00092665">
              <w:t>Hero</w:t>
            </w:r>
            <w:proofErr w:type="spellEnd"/>
            <w:r w:rsidRPr="00092665">
              <w:t xml:space="preserve"> </w:t>
            </w:r>
            <w:proofErr w:type="spellStart"/>
            <w:r w:rsidRPr="00092665">
              <w:t>titles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0DD2DF" w14:textId="77777777" w:rsidR="00092665" w:rsidRPr="00092665" w:rsidRDefault="00092665" w:rsidP="00092665">
            <w:r w:rsidRPr="00092665">
              <w:t>Inter</w:t>
            </w:r>
          </w:p>
        </w:tc>
        <w:tc>
          <w:tcPr>
            <w:tcW w:w="0" w:type="auto"/>
            <w:vAlign w:val="center"/>
            <w:hideMark/>
          </w:tcPr>
          <w:p w14:paraId="415F899B" w14:textId="77777777" w:rsidR="00092665" w:rsidRPr="00092665" w:rsidRDefault="00092665" w:rsidP="00092665">
            <w:r w:rsidRPr="00092665">
              <w:t>56–72px</w:t>
            </w:r>
          </w:p>
        </w:tc>
        <w:tc>
          <w:tcPr>
            <w:tcW w:w="0" w:type="auto"/>
            <w:vAlign w:val="center"/>
            <w:hideMark/>
          </w:tcPr>
          <w:p w14:paraId="092EDBEC" w14:textId="77777777" w:rsidR="00092665" w:rsidRPr="00092665" w:rsidRDefault="00092665" w:rsidP="00092665">
            <w:r w:rsidRPr="00092665">
              <w:t>700 Bold</w:t>
            </w:r>
          </w:p>
        </w:tc>
      </w:tr>
      <w:tr w:rsidR="00092665" w:rsidRPr="00092665" w14:paraId="0492E2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7567AA" w14:textId="77777777" w:rsidR="00092665" w:rsidRPr="00092665" w:rsidRDefault="00092665" w:rsidP="00092665">
            <w:proofErr w:type="spellStart"/>
            <w:r w:rsidRPr="00092665">
              <w:t>Section</w:t>
            </w:r>
            <w:proofErr w:type="spellEnd"/>
            <w:r w:rsidRPr="00092665">
              <w:t xml:space="preserve"> </w:t>
            </w:r>
            <w:proofErr w:type="spellStart"/>
            <w:r w:rsidRPr="00092665">
              <w:t>titles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16C0D8" w14:textId="77777777" w:rsidR="00092665" w:rsidRPr="00092665" w:rsidRDefault="00092665" w:rsidP="00092665">
            <w:r w:rsidRPr="00092665">
              <w:t>Inter</w:t>
            </w:r>
          </w:p>
        </w:tc>
        <w:tc>
          <w:tcPr>
            <w:tcW w:w="0" w:type="auto"/>
            <w:vAlign w:val="center"/>
            <w:hideMark/>
          </w:tcPr>
          <w:p w14:paraId="35F10160" w14:textId="77777777" w:rsidR="00092665" w:rsidRPr="00092665" w:rsidRDefault="00092665" w:rsidP="00092665">
            <w:r w:rsidRPr="00092665">
              <w:t>32–40px</w:t>
            </w:r>
          </w:p>
        </w:tc>
        <w:tc>
          <w:tcPr>
            <w:tcW w:w="0" w:type="auto"/>
            <w:vAlign w:val="center"/>
            <w:hideMark/>
          </w:tcPr>
          <w:p w14:paraId="79CE90B8" w14:textId="77777777" w:rsidR="00092665" w:rsidRPr="00092665" w:rsidRDefault="00092665" w:rsidP="00092665">
            <w:r w:rsidRPr="00092665">
              <w:t xml:space="preserve">600 </w:t>
            </w:r>
            <w:proofErr w:type="spellStart"/>
            <w:r w:rsidRPr="00092665">
              <w:t>SemiBold</w:t>
            </w:r>
            <w:proofErr w:type="spellEnd"/>
          </w:p>
        </w:tc>
      </w:tr>
      <w:tr w:rsidR="00092665" w:rsidRPr="00092665" w14:paraId="797F57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0EB5D5" w14:textId="77777777" w:rsidR="00092665" w:rsidRPr="00092665" w:rsidRDefault="00092665" w:rsidP="00092665">
            <w:proofErr w:type="spellStart"/>
            <w:r w:rsidRPr="00092665">
              <w:t>Body</w:t>
            </w:r>
            <w:proofErr w:type="spellEnd"/>
            <w:r w:rsidRPr="00092665">
              <w:t xml:space="preserve"> </w:t>
            </w:r>
            <w:proofErr w:type="spellStart"/>
            <w:r w:rsidRPr="00092665">
              <w:t>text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625B95" w14:textId="77777777" w:rsidR="00092665" w:rsidRPr="00092665" w:rsidRDefault="00092665" w:rsidP="00092665">
            <w:r w:rsidRPr="00092665">
              <w:t>Inter</w:t>
            </w:r>
          </w:p>
        </w:tc>
        <w:tc>
          <w:tcPr>
            <w:tcW w:w="0" w:type="auto"/>
            <w:vAlign w:val="center"/>
            <w:hideMark/>
          </w:tcPr>
          <w:p w14:paraId="2D604D9A" w14:textId="77777777" w:rsidR="00092665" w:rsidRPr="00092665" w:rsidRDefault="00092665" w:rsidP="00092665">
            <w:r w:rsidRPr="00092665">
              <w:t>16–18px</w:t>
            </w:r>
          </w:p>
        </w:tc>
        <w:tc>
          <w:tcPr>
            <w:tcW w:w="0" w:type="auto"/>
            <w:vAlign w:val="center"/>
            <w:hideMark/>
          </w:tcPr>
          <w:p w14:paraId="628DEB0E" w14:textId="77777777" w:rsidR="00092665" w:rsidRPr="00092665" w:rsidRDefault="00092665" w:rsidP="00092665">
            <w:r w:rsidRPr="00092665">
              <w:t xml:space="preserve">400 </w:t>
            </w:r>
            <w:proofErr w:type="spellStart"/>
            <w:r w:rsidRPr="00092665">
              <w:t>Regular</w:t>
            </w:r>
            <w:proofErr w:type="spellEnd"/>
          </w:p>
        </w:tc>
      </w:tr>
      <w:tr w:rsidR="00092665" w:rsidRPr="00092665" w14:paraId="17DC0A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45B976" w14:textId="77777777" w:rsidR="00092665" w:rsidRPr="00092665" w:rsidRDefault="00092665" w:rsidP="00092665">
            <w:proofErr w:type="spellStart"/>
            <w:r w:rsidRPr="00092665">
              <w:t>Stats</w:t>
            </w:r>
            <w:proofErr w:type="spellEnd"/>
            <w:r w:rsidRPr="00092665">
              <w:t xml:space="preserve"> / </w:t>
            </w:r>
            <w:proofErr w:type="spellStart"/>
            <w:r w:rsidRPr="00092665">
              <w:t>specs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E8A13B" w14:textId="77777777" w:rsidR="00092665" w:rsidRPr="00092665" w:rsidRDefault="00092665" w:rsidP="00092665">
            <w:proofErr w:type="spellStart"/>
            <w:r w:rsidRPr="00092665">
              <w:t>Space</w:t>
            </w:r>
            <w:proofErr w:type="spellEnd"/>
            <w:r w:rsidRPr="00092665">
              <w:t xml:space="preserve"> </w:t>
            </w:r>
            <w:proofErr w:type="spellStart"/>
            <w:r w:rsidRPr="00092665">
              <w:t>Mono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7E4B92" w14:textId="77777777" w:rsidR="00092665" w:rsidRPr="00092665" w:rsidRDefault="00092665" w:rsidP="00092665">
            <w:r w:rsidRPr="00092665">
              <w:t>24–48px</w:t>
            </w:r>
          </w:p>
        </w:tc>
        <w:tc>
          <w:tcPr>
            <w:tcW w:w="0" w:type="auto"/>
            <w:vAlign w:val="center"/>
            <w:hideMark/>
          </w:tcPr>
          <w:p w14:paraId="3125F2B0" w14:textId="77777777" w:rsidR="00092665" w:rsidRPr="00092665" w:rsidRDefault="00092665" w:rsidP="00092665">
            <w:r w:rsidRPr="00092665">
              <w:t>700 Bold</w:t>
            </w:r>
          </w:p>
        </w:tc>
      </w:tr>
      <w:tr w:rsidR="00092665" w:rsidRPr="00092665" w14:paraId="49AC30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982607" w14:textId="77777777" w:rsidR="00092665" w:rsidRPr="00092665" w:rsidRDefault="00092665" w:rsidP="00092665">
            <w:proofErr w:type="spellStart"/>
            <w:r w:rsidRPr="00092665">
              <w:t>Captions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F7D188" w14:textId="77777777" w:rsidR="00092665" w:rsidRPr="00092665" w:rsidRDefault="00092665" w:rsidP="00092665">
            <w:r w:rsidRPr="00092665">
              <w:t>Inter</w:t>
            </w:r>
          </w:p>
        </w:tc>
        <w:tc>
          <w:tcPr>
            <w:tcW w:w="0" w:type="auto"/>
            <w:vAlign w:val="center"/>
            <w:hideMark/>
          </w:tcPr>
          <w:p w14:paraId="502E12F7" w14:textId="77777777" w:rsidR="00092665" w:rsidRPr="00092665" w:rsidRDefault="00092665" w:rsidP="00092665">
            <w:r w:rsidRPr="00092665">
              <w:t>12–14px</w:t>
            </w:r>
          </w:p>
        </w:tc>
        <w:tc>
          <w:tcPr>
            <w:tcW w:w="0" w:type="auto"/>
            <w:vAlign w:val="center"/>
            <w:hideMark/>
          </w:tcPr>
          <w:p w14:paraId="129A6F4A" w14:textId="77777777" w:rsidR="00092665" w:rsidRPr="00092665" w:rsidRDefault="00092665" w:rsidP="00092665">
            <w:r w:rsidRPr="00092665">
              <w:t xml:space="preserve">400 </w:t>
            </w:r>
            <w:proofErr w:type="spellStart"/>
            <w:r w:rsidRPr="00092665">
              <w:t>Regular</w:t>
            </w:r>
            <w:proofErr w:type="spellEnd"/>
          </w:p>
        </w:tc>
      </w:tr>
    </w:tbl>
    <w:p w14:paraId="6DC9433E" w14:textId="77777777" w:rsidR="00092665" w:rsidRPr="00092665" w:rsidRDefault="00092665" w:rsidP="00092665">
      <w:r w:rsidRPr="00092665">
        <w:pict w14:anchorId="70EC0F1D">
          <v:rect id="_x0000_i1085" style="width:0;height:1.5pt" o:hralign="center" o:hrstd="t" o:hr="t" fillcolor="#a0a0a0" stroked="f"/>
        </w:pict>
      </w:r>
    </w:p>
    <w:p w14:paraId="5D259656" w14:textId="77777777" w:rsidR="00092665" w:rsidRPr="00092665" w:rsidRDefault="00092665" w:rsidP="00092665">
      <w:pPr>
        <w:rPr>
          <w:b/>
          <w:bCs/>
        </w:rPr>
      </w:pPr>
      <w:r w:rsidRPr="00092665">
        <w:rPr>
          <w:b/>
          <w:bCs/>
        </w:rPr>
        <w:t>08 · LOGO USAGE</w:t>
      </w:r>
    </w:p>
    <w:p w14:paraId="060541FA" w14:textId="77777777" w:rsidR="00092665" w:rsidRPr="00092665" w:rsidRDefault="00092665" w:rsidP="00092665">
      <w:r w:rsidRPr="00092665">
        <w:rPr>
          <w:b/>
          <w:bCs/>
        </w:rPr>
        <w:t xml:space="preserve">Βασικός κανόνας — </w:t>
      </w:r>
      <w:proofErr w:type="spellStart"/>
      <w:r w:rsidRPr="00092665">
        <w:rPr>
          <w:b/>
          <w:bCs/>
        </w:rPr>
        <w:t>clear</w:t>
      </w:r>
      <w:proofErr w:type="spellEnd"/>
      <w:r w:rsidRPr="00092665">
        <w:rPr>
          <w:b/>
          <w:bCs/>
        </w:rPr>
        <w:t xml:space="preserve"> </w:t>
      </w:r>
      <w:proofErr w:type="spellStart"/>
      <w:r w:rsidRPr="00092665">
        <w:rPr>
          <w:b/>
          <w:bCs/>
        </w:rPr>
        <w:t>space</w:t>
      </w:r>
      <w:proofErr w:type="spellEnd"/>
      <w:r w:rsidRPr="00092665">
        <w:rPr>
          <w:b/>
          <w:bCs/>
        </w:rPr>
        <w:t>:</w:t>
      </w:r>
      <w:r w:rsidRPr="00092665">
        <w:t xml:space="preserve"> Γύρω από το </w:t>
      </w:r>
      <w:proofErr w:type="spellStart"/>
      <w:r w:rsidRPr="00092665">
        <w:t>logo</w:t>
      </w:r>
      <w:proofErr w:type="spellEnd"/>
      <w:r w:rsidRPr="00092665">
        <w:t xml:space="preserve"> πρέπει πάντα να υπάρχει κενός χώρος τουλάχιστον ίσος με το ύψος του γράμματος "C".</w:t>
      </w:r>
    </w:p>
    <w:p w14:paraId="12C0DA68" w14:textId="77777777" w:rsidR="00092665" w:rsidRPr="00092665" w:rsidRDefault="00092665" w:rsidP="00092665">
      <w:r w:rsidRPr="00092665">
        <w:rPr>
          <w:b/>
          <w:bCs/>
        </w:rPr>
        <w:t>Επιτρέπεται:</w:t>
      </w:r>
    </w:p>
    <w:p w14:paraId="0B877F4F" w14:textId="77777777" w:rsidR="00092665" w:rsidRPr="00092665" w:rsidRDefault="00092665" w:rsidP="00092665">
      <w:pPr>
        <w:numPr>
          <w:ilvl w:val="0"/>
          <w:numId w:val="3"/>
        </w:numPr>
      </w:pPr>
      <w:proofErr w:type="spellStart"/>
      <w:r w:rsidRPr="00092665">
        <w:t>Logo</w:t>
      </w:r>
      <w:proofErr w:type="spellEnd"/>
      <w:r w:rsidRPr="00092665">
        <w:t xml:space="preserve"> σε λευκό </w:t>
      </w:r>
      <w:proofErr w:type="spellStart"/>
      <w:r w:rsidRPr="00092665">
        <w:t>background</w:t>
      </w:r>
      <w:proofErr w:type="spellEnd"/>
    </w:p>
    <w:p w14:paraId="682B9DAA" w14:textId="77777777" w:rsidR="00092665" w:rsidRPr="00092665" w:rsidRDefault="00092665" w:rsidP="00092665">
      <w:pPr>
        <w:numPr>
          <w:ilvl w:val="0"/>
          <w:numId w:val="3"/>
        </w:numPr>
        <w:rPr>
          <w:lang w:val="en-US"/>
        </w:rPr>
      </w:pPr>
      <w:r w:rsidRPr="00092665">
        <w:rPr>
          <w:lang w:val="en-US"/>
        </w:rPr>
        <w:t xml:space="preserve">Logo </w:t>
      </w:r>
      <w:r w:rsidRPr="00092665">
        <w:t>σε</w:t>
      </w:r>
      <w:r w:rsidRPr="00092665">
        <w:rPr>
          <w:lang w:val="en-US"/>
        </w:rPr>
        <w:t xml:space="preserve"> </w:t>
      </w:r>
      <w:r w:rsidRPr="00092665">
        <w:t>σκούρο</w:t>
      </w:r>
      <w:r w:rsidRPr="00092665">
        <w:rPr>
          <w:lang w:val="en-US"/>
        </w:rPr>
        <w:t xml:space="preserve"> navy background (</w:t>
      </w:r>
      <w:r w:rsidRPr="00092665">
        <w:t>χρειάζεται</w:t>
      </w:r>
      <w:r w:rsidRPr="00092665">
        <w:rPr>
          <w:lang w:val="en-US"/>
        </w:rPr>
        <w:t xml:space="preserve"> white version)</w:t>
      </w:r>
    </w:p>
    <w:p w14:paraId="6C4C63CA" w14:textId="77777777" w:rsidR="00092665" w:rsidRPr="00092665" w:rsidRDefault="00092665" w:rsidP="00092665">
      <w:pPr>
        <w:numPr>
          <w:ilvl w:val="0"/>
          <w:numId w:val="3"/>
        </w:numPr>
      </w:pPr>
      <w:proofErr w:type="spellStart"/>
      <w:r w:rsidRPr="00092665">
        <w:t>Logo</w:t>
      </w:r>
      <w:proofErr w:type="spellEnd"/>
      <w:r w:rsidRPr="00092665">
        <w:t xml:space="preserve"> σε ανοιχτό πράσινο </w:t>
      </w:r>
      <w:proofErr w:type="spellStart"/>
      <w:r w:rsidRPr="00092665">
        <w:t>background</w:t>
      </w:r>
      <w:proofErr w:type="spellEnd"/>
    </w:p>
    <w:p w14:paraId="499D1ED7" w14:textId="77777777" w:rsidR="00092665" w:rsidRPr="00092665" w:rsidRDefault="00092665" w:rsidP="00092665">
      <w:r w:rsidRPr="00092665">
        <w:rPr>
          <w:b/>
          <w:bCs/>
        </w:rPr>
        <w:t>Δεν επιτρέπεται:</w:t>
      </w:r>
    </w:p>
    <w:p w14:paraId="2BB4EBA8" w14:textId="77777777" w:rsidR="00092665" w:rsidRPr="00092665" w:rsidRDefault="00092665" w:rsidP="00092665">
      <w:pPr>
        <w:numPr>
          <w:ilvl w:val="0"/>
          <w:numId w:val="4"/>
        </w:numPr>
      </w:pPr>
      <w:r w:rsidRPr="00092665">
        <w:t xml:space="preserve">Αλλαγή χρωμάτων </w:t>
      </w:r>
      <w:proofErr w:type="spellStart"/>
      <w:r w:rsidRPr="00092665">
        <w:t>logo</w:t>
      </w:r>
      <w:proofErr w:type="spellEnd"/>
    </w:p>
    <w:p w14:paraId="56C165CB" w14:textId="77777777" w:rsidR="00092665" w:rsidRPr="00092665" w:rsidRDefault="00092665" w:rsidP="00092665">
      <w:pPr>
        <w:numPr>
          <w:ilvl w:val="0"/>
          <w:numId w:val="4"/>
        </w:numPr>
      </w:pPr>
      <w:proofErr w:type="spellStart"/>
      <w:r w:rsidRPr="00092665">
        <w:t>Stretch</w:t>
      </w:r>
      <w:proofErr w:type="spellEnd"/>
      <w:r w:rsidRPr="00092665">
        <w:t xml:space="preserve"> ή </w:t>
      </w:r>
      <w:proofErr w:type="spellStart"/>
      <w:r w:rsidRPr="00092665">
        <w:t>distortion</w:t>
      </w:r>
      <w:proofErr w:type="spellEnd"/>
    </w:p>
    <w:p w14:paraId="546B0DD0" w14:textId="77777777" w:rsidR="00092665" w:rsidRPr="00092665" w:rsidRDefault="00092665" w:rsidP="00092665">
      <w:pPr>
        <w:numPr>
          <w:ilvl w:val="0"/>
          <w:numId w:val="4"/>
        </w:numPr>
      </w:pPr>
      <w:proofErr w:type="spellStart"/>
      <w:r w:rsidRPr="00092665">
        <w:t>Drop</w:t>
      </w:r>
      <w:proofErr w:type="spellEnd"/>
      <w:r w:rsidRPr="00092665">
        <w:t xml:space="preserve"> </w:t>
      </w:r>
      <w:proofErr w:type="spellStart"/>
      <w:r w:rsidRPr="00092665">
        <w:t>shadow</w:t>
      </w:r>
      <w:proofErr w:type="spellEnd"/>
      <w:r w:rsidRPr="00092665">
        <w:t xml:space="preserve"> ή </w:t>
      </w:r>
      <w:proofErr w:type="spellStart"/>
      <w:r w:rsidRPr="00092665">
        <w:t>effects</w:t>
      </w:r>
      <w:proofErr w:type="spellEnd"/>
    </w:p>
    <w:p w14:paraId="29FDC213" w14:textId="77777777" w:rsidR="00092665" w:rsidRPr="00092665" w:rsidRDefault="00092665" w:rsidP="00092665">
      <w:pPr>
        <w:numPr>
          <w:ilvl w:val="0"/>
          <w:numId w:val="4"/>
        </w:numPr>
      </w:pPr>
      <w:r w:rsidRPr="00092665">
        <w:t xml:space="preserve">Τοποθέτηση σε </w:t>
      </w:r>
      <w:proofErr w:type="spellStart"/>
      <w:r w:rsidRPr="00092665">
        <w:t>busy</w:t>
      </w:r>
      <w:proofErr w:type="spellEnd"/>
      <w:r w:rsidRPr="00092665">
        <w:t xml:space="preserve"> </w:t>
      </w:r>
      <w:proofErr w:type="spellStart"/>
      <w:r w:rsidRPr="00092665">
        <w:t>background</w:t>
      </w:r>
      <w:proofErr w:type="spellEnd"/>
      <w:r w:rsidRPr="00092665">
        <w:t xml:space="preserve"> χωρίς </w:t>
      </w:r>
      <w:proofErr w:type="spellStart"/>
      <w:r w:rsidRPr="00092665">
        <w:t>contrast</w:t>
      </w:r>
      <w:proofErr w:type="spellEnd"/>
    </w:p>
    <w:p w14:paraId="070B20C2" w14:textId="77777777" w:rsidR="00092665" w:rsidRPr="00092665" w:rsidRDefault="00092665" w:rsidP="00092665">
      <w:r w:rsidRPr="00092665">
        <w:pict w14:anchorId="2B0CCB24">
          <v:rect id="_x0000_i1086" style="width:0;height:1.5pt" o:hralign="center" o:hrstd="t" o:hr="t" fillcolor="#a0a0a0" stroked="f"/>
        </w:pict>
      </w:r>
    </w:p>
    <w:p w14:paraId="50F45B63" w14:textId="77777777" w:rsidR="00092665" w:rsidRPr="00092665" w:rsidRDefault="00092665" w:rsidP="00092665">
      <w:pPr>
        <w:rPr>
          <w:b/>
          <w:bCs/>
        </w:rPr>
      </w:pPr>
      <w:r w:rsidRPr="00092665">
        <w:rPr>
          <w:b/>
          <w:bCs/>
        </w:rPr>
        <w:t>09 · PHOTOGRAPHY &amp; IMAGERY STYLE</w:t>
      </w:r>
    </w:p>
    <w:p w14:paraId="4962C58C" w14:textId="77777777" w:rsidR="00092665" w:rsidRPr="00092665" w:rsidRDefault="00092665" w:rsidP="00092665">
      <w:r w:rsidRPr="00092665">
        <w:rPr>
          <w:b/>
          <w:bCs/>
        </w:rPr>
        <w:t>Τι φωτογραφίες χρησιμοποιούμε:</w:t>
      </w:r>
    </w:p>
    <w:p w14:paraId="6D416ADE" w14:textId="77777777" w:rsidR="00092665" w:rsidRPr="00092665" w:rsidRDefault="00092665" w:rsidP="00092665">
      <w:pPr>
        <w:numPr>
          <w:ilvl w:val="0"/>
          <w:numId w:val="5"/>
        </w:numPr>
      </w:pPr>
      <w:r w:rsidRPr="00092665">
        <w:t xml:space="preserve">Πραγματικά ελληνικά χωράφια — όχι </w:t>
      </w:r>
      <w:proofErr w:type="spellStart"/>
      <w:r w:rsidRPr="00092665">
        <w:t>stock</w:t>
      </w:r>
      <w:proofErr w:type="spellEnd"/>
      <w:r w:rsidRPr="00092665">
        <w:t xml:space="preserve"> </w:t>
      </w:r>
      <w:proofErr w:type="spellStart"/>
      <w:r w:rsidRPr="00092665">
        <w:t>photos</w:t>
      </w:r>
      <w:proofErr w:type="spellEnd"/>
      <w:r w:rsidRPr="00092665">
        <w:t xml:space="preserve"> με αμερικάνικες φάρμες</w:t>
      </w:r>
    </w:p>
    <w:p w14:paraId="01ADACC8" w14:textId="77777777" w:rsidR="00092665" w:rsidRPr="00092665" w:rsidRDefault="00092665" w:rsidP="00092665">
      <w:pPr>
        <w:numPr>
          <w:ilvl w:val="0"/>
          <w:numId w:val="5"/>
        </w:numPr>
      </w:pPr>
      <w:r w:rsidRPr="00092665">
        <w:t>Κοντινά του εδάφους, των φυτών, των ζιζανίων — το πρόβλημα που λύνουμε</w:t>
      </w:r>
    </w:p>
    <w:p w14:paraId="7ECA17F2" w14:textId="77777777" w:rsidR="00092665" w:rsidRPr="00092665" w:rsidRDefault="00092665" w:rsidP="00092665">
      <w:pPr>
        <w:numPr>
          <w:ilvl w:val="0"/>
          <w:numId w:val="5"/>
        </w:numPr>
      </w:pPr>
      <w:r w:rsidRPr="00092665">
        <w:t xml:space="preserve">Το </w:t>
      </w:r>
      <w:proofErr w:type="spellStart"/>
      <w:r w:rsidRPr="00092665">
        <w:t>rover</w:t>
      </w:r>
      <w:proofErr w:type="spellEnd"/>
      <w:r w:rsidRPr="00092665">
        <w:t>/</w:t>
      </w:r>
      <w:proofErr w:type="spellStart"/>
      <w:r w:rsidRPr="00092665">
        <w:t>prototype</w:t>
      </w:r>
      <w:proofErr w:type="spellEnd"/>
      <w:r w:rsidRPr="00092665">
        <w:t xml:space="preserve"> σε πραγματικό περιβάλλον</w:t>
      </w:r>
    </w:p>
    <w:p w14:paraId="2A058DF6" w14:textId="77777777" w:rsidR="00092665" w:rsidRPr="00092665" w:rsidRDefault="00092665" w:rsidP="00092665">
      <w:pPr>
        <w:numPr>
          <w:ilvl w:val="0"/>
          <w:numId w:val="5"/>
        </w:numPr>
      </w:pPr>
      <w:r w:rsidRPr="00092665">
        <w:t xml:space="preserve">Αγρότες που δουλεύουν — όχι </w:t>
      </w:r>
      <w:proofErr w:type="spellStart"/>
      <w:r w:rsidRPr="00092665">
        <w:t>posed</w:t>
      </w:r>
      <w:proofErr w:type="spellEnd"/>
      <w:r w:rsidRPr="00092665">
        <w:t>, φυσικές στιγμές</w:t>
      </w:r>
    </w:p>
    <w:p w14:paraId="3223E844" w14:textId="77777777" w:rsidR="00092665" w:rsidRPr="00092665" w:rsidRDefault="00092665" w:rsidP="00092665">
      <w:r w:rsidRPr="00092665">
        <w:rPr>
          <w:b/>
          <w:bCs/>
        </w:rPr>
        <w:t>Στυλ επεξεργασίας:</w:t>
      </w:r>
    </w:p>
    <w:p w14:paraId="269240A3" w14:textId="77777777" w:rsidR="00092665" w:rsidRPr="00092665" w:rsidRDefault="00092665" w:rsidP="00092665">
      <w:pPr>
        <w:numPr>
          <w:ilvl w:val="0"/>
          <w:numId w:val="6"/>
        </w:numPr>
      </w:pPr>
      <w:r w:rsidRPr="00092665">
        <w:t xml:space="preserve">Φυσικά χρώματα, χωρίς υπερβολικό </w:t>
      </w:r>
      <w:proofErr w:type="spellStart"/>
      <w:r w:rsidRPr="00092665">
        <w:t>saturation</w:t>
      </w:r>
      <w:proofErr w:type="spellEnd"/>
    </w:p>
    <w:p w14:paraId="53C66F13" w14:textId="77777777" w:rsidR="00092665" w:rsidRPr="00092665" w:rsidRDefault="00092665" w:rsidP="00092665">
      <w:pPr>
        <w:numPr>
          <w:ilvl w:val="0"/>
          <w:numId w:val="6"/>
        </w:numPr>
      </w:pPr>
      <w:r w:rsidRPr="00092665">
        <w:t xml:space="preserve">Ζεστή φωτογραφία για χωράφια, </w:t>
      </w:r>
      <w:proofErr w:type="spellStart"/>
      <w:r w:rsidRPr="00092665">
        <w:t>cool</w:t>
      </w:r>
      <w:proofErr w:type="spellEnd"/>
      <w:r w:rsidRPr="00092665">
        <w:t>/</w:t>
      </w:r>
      <w:proofErr w:type="spellStart"/>
      <w:r w:rsidRPr="00092665">
        <w:t>clean</w:t>
      </w:r>
      <w:proofErr w:type="spellEnd"/>
      <w:r w:rsidRPr="00092665">
        <w:t xml:space="preserve"> για </w:t>
      </w:r>
      <w:proofErr w:type="spellStart"/>
      <w:r w:rsidRPr="00092665">
        <w:t>tech</w:t>
      </w:r>
      <w:proofErr w:type="spellEnd"/>
      <w:r w:rsidRPr="00092665">
        <w:t xml:space="preserve"> </w:t>
      </w:r>
      <w:proofErr w:type="spellStart"/>
      <w:r w:rsidRPr="00092665">
        <w:t>shots</w:t>
      </w:r>
      <w:proofErr w:type="spellEnd"/>
    </w:p>
    <w:p w14:paraId="7EA01F23" w14:textId="77777777" w:rsidR="00092665" w:rsidRPr="00092665" w:rsidRDefault="00092665" w:rsidP="00092665">
      <w:pPr>
        <w:numPr>
          <w:ilvl w:val="0"/>
          <w:numId w:val="6"/>
        </w:numPr>
      </w:pPr>
      <w:r w:rsidRPr="00092665">
        <w:t xml:space="preserve">Χωρίς </w:t>
      </w:r>
      <w:proofErr w:type="spellStart"/>
      <w:r w:rsidRPr="00092665">
        <w:t>heavy</w:t>
      </w:r>
      <w:proofErr w:type="spellEnd"/>
      <w:r w:rsidRPr="00092665">
        <w:t xml:space="preserve"> </w:t>
      </w:r>
      <w:proofErr w:type="spellStart"/>
      <w:r w:rsidRPr="00092665">
        <w:t>filters</w:t>
      </w:r>
      <w:proofErr w:type="spellEnd"/>
    </w:p>
    <w:p w14:paraId="5FD78FDA" w14:textId="77777777" w:rsidR="00092665" w:rsidRPr="00092665" w:rsidRDefault="00092665" w:rsidP="00092665">
      <w:r w:rsidRPr="00092665">
        <w:rPr>
          <w:b/>
          <w:bCs/>
        </w:rPr>
        <w:lastRenderedPageBreak/>
        <w:t>Τι αποφεύγουμε:</w:t>
      </w:r>
    </w:p>
    <w:p w14:paraId="6BB68E10" w14:textId="77777777" w:rsidR="00092665" w:rsidRPr="00092665" w:rsidRDefault="00092665" w:rsidP="00092665">
      <w:pPr>
        <w:numPr>
          <w:ilvl w:val="0"/>
          <w:numId w:val="7"/>
        </w:numPr>
      </w:pPr>
      <w:proofErr w:type="spellStart"/>
      <w:r w:rsidRPr="00092665">
        <w:t>Generic</w:t>
      </w:r>
      <w:proofErr w:type="spellEnd"/>
      <w:r w:rsidRPr="00092665">
        <w:t xml:space="preserve"> "</w:t>
      </w:r>
      <w:proofErr w:type="spellStart"/>
      <w:r w:rsidRPr="00092665">
        <w:t>happy</w:t>
      </w:r>
      <w:proofErr w:type="spellEnd"/>
      <w:r w:rsidRPr="00092665">
        <w:t xml:space="preserve"> </w:t>
      </w:r>
      <w:proofErr w:type="spellStart"/>
      <w:r w:rsidRPr="00092665">
        <w:t>farmer</w:t>
      </w:r>
      <w:proofErr w:type="spellEnd"/>
      <w:r w:rsidRPr="00092665">
        <w:t xml:space="preserve">" </w:t>
      </w:r>
      <w:proofErr w:type="spellStart"/>
      <w:r w:rsidRPr="00092665">
        <w:t>stock</w:t>
      </w:r>
      <w:proofErr w:type="spellEnd"/>
      <w:r w:rsidRPr="00092665">
        <w:t xml:space="preserve"> </w:t>
      </w:r>
      <w:proofErr w:type="spellStart"/>
      <w:r w:rsidRPr="00092665">
        <w:t>photos</w:t>
      </w:r>
      <w:proofErr w:type="spellEnd"/>
    </w:p>
    <w:p w14:paraId="5574DCEB" w14:textId="77777777" w:rsidR="00092665" w:rsidRPr="00092665" w:rsidRDefault="00092665" w:rsidP="00092665">
      <w:pPr>
        <w:numPr>
          <w:ilvl w:val="0"/>
          <w:numId w:val="7"/>
        </w:numPr>
      </w:pPr>
      <w:r w:rsidRPr="00092665">
        <w:t>Αμερικάνικα τοπία (επίπεδα, τεράστια χωράφια)</w:t>
      </w:r>
    </w:p>
    <w:p w14:paraId="7F4C0CCB" w14:textId="77777777" w:rsidR="00092665" w:rsidRPr="00092665" w:rsidRDefault="00092665" w:rsidP="00092665">
      <w:pPr>
        <w:numPr>
          <w:ilvl w:val="0"/>
          <w:numId w:val="7"/>
        </w:numPr>
      </w:pPr>
      <w:r w:rsidRPr="00092665">
        <w:t>Υπερβολικά "φουτουριστικές" εικόνες που δεν μοιάζουν με τη Θεσσαλία</w:t>
      </w:r>
    </w:p>
    <w:p w14:paraId="2393B764" w14:textId="77777777" w:rsidR="00092665" w:rsidRPr="00092665" w:rsidRDefault="00092665" w:rsidP="00092665">
      <w:r w:rsidRPr="00092665">
        <w:pict w14:anchorId="24D9E472">
          <v:rect id="_x0000_i1087" style="width:0;height:1.5pt" o:hralign="center" o:hrstd="t" o:hr="t" fillcolor="#a0a0a0" stroked="f"/>
        </w:pict>
      </w:r>
    </w:p>
    <w:p w14:paraId="74EF43AD" w14:textId="77777777" w:rsidR="00092665" w:rsidRPr="00092665" w:rsidRDefault="00092665" w:rsidP="00092665">
      <w:pPr>
        <w:rPr>
          <w:b/>
          <w:bCs/>
        </w:rPr>
      </w:pPr>
      <w:r w:rsidRPr="00092665">
        <w:rPr>
          <w:b/>
          <w:bCs/>
        </w:rPr>
        <w:t>10 · DO'S &amp; DON'TS</w:t>
      </w:r>
    </w:p>
    <w:p w14:paraId="1A044793" w14:textId="77777777" w:rsidR="00092665" w:rsidRPr="00092665" w:rsidRDefault="00092665" w:rsidP="00092665">
      <w:r w:rsidRPr="00092665">
        <w:rPr>
          <w:rFonts w:ascii="Segoe UI Emoji" w:hAnsi="Segoe UI Emoji" w:cs="Segoe UI Emoji"/>
          <w:b/>
          <w:bCs/>
        </w:rPr>
        <w:t>✅</w:t>
      </w:r>
      <w:r w:rsidRPr="00092665">
        <w:rPr>
          <w:b/>
          <w:bCs/>
        </w:rPr>
        <w:t xml:space="preserve"> Πάντα:</w:t>
      </w:r>
    </w:p>
    <w:p w14:paraId="313A9278" w14:textId="77777777" w:rsidR="00092665" w:rsidRPr="00092665" w:rsidRDefault="00092665" w:rsidP="00092665">
      <w:pPr>
        <w:numPr>
          <w:ilvl w:val="0"/>
          <w:numId w:val="8"/>
        </w:numPr>
      </w:pPr>
      <w:r w:rsidRPr="00092665">
        <w:t>Ένα μόνο CTA ανά επικοινωνία</w:t>
      </w:r>
    </w:p>
    <w:p w14:paraId="2F11C4AF" w14:textId="77777777" w:rsidR="00092665" w:rsidRPr="00092665" w:rsidRDefault="00092665" w:rsidP="00092665">
      <w:pPr>
        <w:numPr>
          <w:ilvl w:val="0"/>
          <w:numId w:val="8"/>
        </w:numPr>
      </w:pPr>
      <w:r w:rsidRPr="00092665">
        <w:t>Αριθμοί με € και μονάδες (€500/</w:t>
      </w:r>
      <w:proofErr w:type="spellStart"/>
      <w:r w:rsidRPr="00092665">
        <w:t>στρ</w:t>
      </w:r>
      <w:proofErr w:type="spellEnd"/>
      <w:r w:rsidRPr="00092665">
        <w:t>, όχι "πεντακόσια ευρώ")</w:t>
      </w:r>
    </w:p>
    <w:p w14:paraId="57B3452A" w14:textId="77777777" w:rsidR="00092665" w:rsidRPr="00092665" w:rsidRDefault="00092665" w:rsidP="00092665">
      <w:pPr>
        <w:numPr>
          <w:ilvl w:val="0"/>
          <w:numId w:val="8"/>
        </w:numPr>
      </w:pPr>
      <w:r w:rsidRPr="00092665">
        <w:t xml:space="preserve">Το </w:t>
      </w:r>
      <w:proofErr w:type="spellStart"/>
      <w:r w:rsidRPr="00092665">
        <w:t>tagline</w:t>
      </w:r>
      <w:proofErr w:type="spellEnd"/>
      <w:r w:rsidRPr="00092665">
        <w:t xml:space="preserve"> στα αγγλικά, πάντα </w:t>
      </w:r>
      <w:proofErr w:type="spellStart"/>
      <w:r w:rsidRPr="00092665">
        <w:t>italics</w:t>
      </w:r>
      <w:proofErr w:type="spellEnd"/>
    </w:p>
    <w:p w14:paraId="13714310" w14:textId="77777777" w:rsidR="00092665" w:rsidRPr="00092665" w:rsidRDefault="00092665" w:rsidP="00092665">
      <w:pPr>
        <w:numPr>
          <w:ilvl w:val="0"/>
          <w:numId w:val="8"/>
        </w:numPr>
      </w:pPr>
      <w:proofErr w:type="spellStart"/>
      <w:r w:rsidRPr="00092665">
        <w:t>Logo</w:t>
      </w:r>
      <w:proofErr w:type="spellEnd"/>
      <w:r w:rsidRPr="00092665">
        <w:t xml:space="preserve"> με τον σωστό </w:t>
      </w:r>
      <w:proofErr w:type="spellStart"/>
      <w:r w:rsidRPr="00092665">
        <w:t>clear</w:t>
      </w:r>
      <w:proofErr w:type="spellEnd"/>
      <w:r w:rsidRPr="00092665">
        <w:t xml:space="preserve"> </w:t>
      </w:r>
      <w:proofErr w:type="spellStart"/>
      <w:r w:rsidRPr="00092665">
        <w:t>space</w:t>
      </w:r>
      <w:proofErr w:type="spellEnd"/>
    </w:p>
    <w:p w14:paraId="7B267861" w14:textId="77777777" w:rsidR="00092665" w:rsidRPr="00092665" w:rsidRDefault="00092665" w:rsidP="00092665">
      <w:r w:rsidRPr="00092665">
        <w:rPr>
          <w:rFonts w:ascii="Segoe UI Emoji" w:hAnsi="Segoe UI Emoji" w:cs="Segoe UI Emoji"/>
          <w:b/>
          <w:bCs/>
        </w:rPr>
        <w:t>❌</w:t>
      </w:r>
      <w:r w:rsidRPr="00092665">
        <w:rPr>
          <w:b/>
          <w:bCs/>
        </w:rPr>
        <w:t xml:space="preserve"> Ποτέ:</w:t>
      </w:r>
    </w:p>
    <w:p w14:paraId="0DE50A97" w14:textId="77777777" w:rsidR="00092665" w:rsidRPr="00092665" w:rsidRDefault="00092665" w:rsidP="00092665">
      <w:pPr>
        <w:numPr>
          <w:ilvl w:val="0"/>
          <w:numId w:val="9"/>
        </w:numPr>
      </w:pPr>
      <w:r w:rsidRPr="00092665">
        <w:t xml:space="preserve">Να βάλεις το </w:t>
      </w:r>
      <w:proofErr w:type="spellStart"/>
      <w:r w:rsidRPr="00092665">
        <w:t>logo</w:t>
      </w:r>
      <w:proofErr w:type="spellEnd"/>
      <w:r w:rsidRPr="00092665">
        <w:t xml:space="preserve"> σε χρώμα που δεν είναι στην παλέτα</w:t>
      </w:r>
    </w:p>
    <w:p w14:paraId="26D40552" w14:textId="77777777" w:rsidR="00092665" w:rsidRPr="00092665" w:rsidRDefault="00092665" w:rsidP="00092665">
      <w:pPr>
        <w:numPr>
          <w:ilvl w:val="0"/>
          <w:numId w:val="9"/>
        </w:numPr>
      </w:pPr>
      <w:r w:rsidRPr="00092665">
        <w:t xml:space="preserve">Να χρησιμοποιήσεις άλλο </w:t>
      </w:r>
      <w:proofErr w:type="spellStart"/>
      <w:r w:rsidRPr="00092665">
        <w:t>font</w:t>
      </w:r>
      <w:proofErr w:type="spellEnd"/>
      <w:r w:rsidRPr="00092665">
        <w:t xml:space="preserve"> εκτός Inter/</w:t>
      </w:r>
      <w:proofErr w:type="spellStart"/>
      <w:r w:rsidRPr="00092665">
        <w:t>Space</w:t>
      </w:r>
      <w:proofErr w:type="spellEnd"/>
      <w:r w:rsidRPr="00092665">
        <w:t xml:space="preserve"> </w:t>
      </w:r>
      <w:proofErr w:type="spellStart"/>
      <w:r w:rsidRPr="00092665">
        <w:t>Mono</w:t>
      </w:r>
      <w:proofErr w:type="spellEnd"/>
    </w:p>
    <w:p w14:paraId="2EDCD2B0" w14:textId="77777777" w:rsidR="00092665" w:rsidRPr="00092665" w:rsidRDefault="00092665" w:rsidP="00092665">
      <w:pPr>
        <w:numPr>
          <w:ilvl w:val="0"/>
          <w:numId w:val="9"/>
        </w:numPr>
        <w:rPr>
          <w:lang w:val="en-US"/>
        </w:rPr>
      </w:pPr>
      <w:r w:rsidRPr="00092665">
        <w:t>Να</w:t>
      </w:r>
      <w:r w:rsidRPr="00092665">
        <w:rPr>
          <w:lang w:val="en-US"/>
        </w:rPr>
        <w:t xml:space="preserve"> </w:t>
      </w:r>
      <w:r w:rsidRPr="00092665">
        <w:t>γράψεις</w:t>
      </w:r>
      <w:r w:rsidRPr="00092665">
        <w:rPr>
          <w:lang w:val="en-US"/>
        </w:rPr>
        <w:t xml:space="preserve"> "innovative", "cutting-edge", "state-of-the-art" — </w:t>
      </w:r>
      <w:r w:rsidRPr="00092665">
        <w:t>είναι</w:t>
      </w:r>
      <w:r w:rsidRPr="00092665">
        <w:rPr>
          <w:lang w:val="en-US"/>
        </w:rPr>
        <w:t xml:space="preserve"> </w:t>
      </w:r>
      <w:r w:rsidRPr="00092665">
        <w:t>κενές</w:t>
      </w:r>
      <w:r w:rsidRPr="00092665">
        <w:rPr>
          <w:lang w:val="en-US"/>
        </w:rPr>
        <w:t xml:space="preserve"> </w:t>
      </w:r>
      <w:r w:rsidRPr="00092665">
        <w:t>λέξεις</w:t>
      </w:r>
    </w:p>
    <w:p w14:paraId="688B70BE" w14:textId="77777777" w:rsidR="00092665" w:rsidRPr="00092665" w:rsidRDefault="00092665" w:rsidP="00092665">
      <w:pPr>
        <w:numPr>
          <w:ilvl w:val="0"/>
          <w:numId w:val="9"/>
        </w:numPr>
      </w:pPr>
      <w:r w:rsidRPr="00092665">
        <w:t xml:space="preserve">Να μεταφράσεις το </w:t>
      </w:r>
      <w:proofErr w:type="spellStart"/>
      <w:r w:rsidRPr="00092665">
        <w:t>tagline</w:t>
      </w:r>
      <w:proofErr w:type="spellEnd"/>
      <w:r w:rsidRPr="00092665">
        <w:t xml:space="preserve"> στα ελληνικά — χάνει τη δύναμή του</w:t>
      </w:r>
    </w:p>
    <w:p w14:paraId="3CA41893" w14:textId="77777777" w:rsidR="00D02947" w:rsidRDefault="00D02947"/>
    <w:sectPr w:rsidR="00D02947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2243D"/>
    <w:multiLevelType w:val="multilevel"/>
    <w:tmpl w:val="D576B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0F507E"/>
    <w:multiLevelType w:val="multilevel"/>
    <w:tmpl w:val="9168D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C9308E"/>
    <w:multiLevelType w:val="multilevel"/>
    <w:tmpl w:val="CE789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EE286B"/>
    <w:multiLevelType w:val="multilevel"/>
    <w:tmpl w:val="9474B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33612F"/>
    <w:multiLevelType w:val="multilevel"/>
    <w:tmpl w:val="130E3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3D19C0"/>
    <w:multiLevelType w:val="multilevel"/>
    <w:tmpl w:val="FE84B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E34547"/>
    <w:multiLevelType w:val="multilevel"/>
    <w:tmpl w:val="FBF8D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F163B37"/>
    <w:multiLevelType w:val="multilevel"/>
    <w:tmpl w:val="E1E6B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F2915F2"/>
    <w:multiLevelType w:val="multilevel"/>
    <w:tmpl w:val="32265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9425103">
    <w:abstractNumId w:val="4"/>
  </w:num>
  <w:num w:numId="2" w16cid:durableId="208341810">
    <w:abstractNumId w:val="6"/>
  </w:num>
  <w:num w:numId="3" w16cid:durableId="92213708">
    <w:abstractNumId w:val="5"/>
  </w:num>
  <w:num w:numId="4" w16cid:durableId="1021473099">
    <w:abstractNumId w:val="7"/>
  </w:num>
  <w:num w:numId="5" w16cid:durableId="833256078">
    <w:abstractNumId w:val="3"/>
  </w:num>
  <w:num w:numId="6" w16cid:durableId="891426613">
    <w:abstractNumId w:val="8"/>
  </w:num>
  <w:num w:numId="7" w16cid:durableId="1000085118">
    <w:abstractNumId w:val="2"/>
  </w:num>
  <w:num w:numId="8" w16cid:durableId="1628005065">
    <w:abstractNumId w:val="1"/>
  </w:num>
  <w:num w:numId="9" w16cid:durableId="9924889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2665"/>
    <w:rsid w:val="00092665"/>
    <w:rsid w:val="00BD3885"/>
    <w:rsid w:val="00C725C2"/>
    <w:rsid w:val="00D029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FEEBB1"/>
  <w15:chartTrackingRefBased/>
  <w15:docId w15:val="{59EBDF2A-DA4A-44DA-AF5C-DF460C766C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l-G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0926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0926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0926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0926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0926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0926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0926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0926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0926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Επικεφαλίδα 1 Char"/>
    <w:basedOn w:val="a0"/>
    <w:link w:val="1"/>
    <w:uiPriority w:val="9"/>
    <w:rsid w:val="000926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Επικεφαλίδα 2 Char"/>
    <w:basedOn w:val="a0"/>
    <w:link w:val="2"/>
    <w:uiPriority w:val="9"/>
    <w:semiHidden/>
    <w:rsid w:val="000926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Επικεφαλίδα 3 Char"/>
    <w:basedOn w:val="a0"/>
    <w:link w:val="3"/>
    <w:uiPriority w:val="9"/>
    <w:semiHidden/>
    <w:rsid w:val="000926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Επικεφαλίδα 4 Char"/>
    <w:basedOn w:val="a0"/>
    <w:link w:val="4"/>
    <w:uiPriority w:val="9"/>
    <w:semiHidden/>
    <w:rsid w:val="00092665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Επικεφαλίδα 5 Char"/>
    <w:basedOn w:val="a0"/>
    <w:link w:val="5"/>
    <w:uiPriority w:val="9"/>
    <w:semiHidden/>
    <w:rsid w:val="00092665"/>
    <w:rPr>
      <w:rFonts w:eastAsiaTheme="majorEastAsia" w:cstheme="majorBidi"/>
      <w:color w:val="0F4761" w:themeColor="accent1" w:themeShade="BF"/>
    </w:rPr>
  </w:style>
  <w:style w:type="character" w:customStyle="1" w:styleId="6Char">
    <w:name w:val="Επικεφαλίδα 6 Char"/>
    <w:basedOn w:val="a0"/>
    <w:link w:val="6"/>
    <w:uiPriority w:val="9"/>
    <w:semiHidden/>
    <w:rsid w:val="00092665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Επικεφαλίδα 7 Char"/>
    <w:basedOn w:val="a0"/>
    <w:link w:val="7"/>
    <w:uiPriority w:val="9"/>
    <w:semiHidden/>
    <w:rsid w:val="00092665"/>
    <w:rPr>
      <w:rFonts w:eastAsiaTheme="majorEastAsia" w:cstheme="majorBidi"/>
      <w:color w:val="595959" w:themeColor="text1" w:themeTint="A6"/>
    </w:rPr>
  </w:style>
  <w:style w:type="character" w:customStyle="1" w:styleId="8Char">
    <w:name w:val="Επικεφαλίδα 8 Char"/>
    <w:basedOn w:val="a0"/>
    <w:link w:val="8"/>
    <w:uiPriority w:val="9"/>
    <w:semiHidden/>
    <w:rsid w:val="00092665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Επικεφαλίδα 9 Char"/>
    <w:basedOn w:val="a0"/>
    <w:link w:val="9"/>
    <w:uiPriority w:val="9"/>
    <w:semiHidden/>
    <w:rsid w:val="0009266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0926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Τίτλος Char"/>
    <w:basedOn w:val="a0"/>
    <w:link w:val="a3"/>
    <w:uiPriority w:val="10"/>
    <w:rsid w:val="000926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0926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Υπότιτλος Char"/>
    <w:basedOn w:val="a0"/>
    <w:link w:val="a4"/>
    <w:uiPriority w:val="11"/>
    <w:rsid w:val="000926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0926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Απόσπασμα Char"/>
    <w:basedOn w:val="a0"/>
    <w:link w:val="a5"/>
    <w:uiPriority w:val="29"/>
    <w:rsid w:val="00092665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092665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092665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0926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Έντονο απόσπ. Char"/>
    <w:basedOn w:val="a0"/>
    <w:link w:val="a8"/>
    <w:uiPriority w:val="30"/>
    <w:rsid w:val="00092665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0926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729</Words>
  <Characters>3941</Characters>
  <Application>Microsoft Office Word</Application>
  <DocSecurity>0</DocSecurity>
  <Lines>32</Lines>
  <Paragraphs>9</Paragraphs>
  <ScaleCrop>false</ScaleCrop>
  <Company/>
  <LinksUpToDate>false</LinksUpToDate>
  <CharactersWithSpaces>4661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KOUKOS CHARALAMPOS</dc:creator>
  <cp:keywords/>
  <dc:description/>
  <cp:lastModifiedBy>KOUKOS CHARALAMPOS</cp:lastModifiedBy>
  <cp:revision>1</cp:revision>
  <dcterms:created xsi:type="dcterms:W3CDTF">2026-06-10T09:20:00Z</dcterms:created>
  <dcterms:modified xsi:type="dcterms:W3CDTF">2026-06-10T09:23:00Z</dcterms:modified>
</cp:coreProperties>
</file>